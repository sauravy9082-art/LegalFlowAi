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LegalFlow AI Counter-Proposal Draft</w:t>
      </w:r>
    </w:p>
    <w:p>
      <w:r>
        <w:t>AI-GENERATED DRAFT — REVIEW BY A QUALIFIED LEGAL PROFESSIONAL BEFORE SIGNING.</w:t>
      </w:r>
    </w:p>
    <w:p>
      <w:r>
        <w:br/>
        <w:t>--- Original Clause &amp; Suggested Counter-Proposals ---</w:t>
        <w:br/>
      </w:r>
    </w:p>
    <w:p>
      <w:r>
        <w:rPr>
          <w:b/>
        </w:rPr>
        <w:t>[Unreasonable Duration &amp; Perpetual Obligation - Risk Level: RiskLevelEnum.CRITICAL]</w:t>
        <w:br/>
      </w:r>
      <w:r>
        <w:t>Original Text: 4. INTELLECTUAL PROPERTY &amp; DERIVATIVE WORKS All software code, custom enhancements, AI models, and derivative works generated using the Platform shall belong EXCLUSIVELY to Provider in perpetuity. LEGALFLOW AI TEST DATASET — CONFIDENTIAL REAL-WORLD SAMPLE AGREEMENT Page 2 of 4</w:t>
        <w:br/>
      </w:r>
      <w:r>
        <w:t>Proposed Action: Reduce confidentiality duration to standard 2 to 5 years following agreement termination.</w:t>
        <w:br/>
        <w:br/>
      </w:r>
    </w:p>
    <w:p>
      <w:r>
        <w:rPr>
          <w:b/>
        </w:rPr>
        <w:t>[Unilateral IP Assignment &amp; Moral Rights Waiver - Risk Level: RiskLevelEnum.HIGH]</w:t>
        <w:br/>
      </w:r>
      <w:r>
        <w:t>Original Text: 4. INTELLECTUAL PROPERTY &amp; DERIVATIVE WORKS All software code, custom enhancements, AI models, and derivative works generated using the Platform shall belong EXCLUSIVELY to Provider in perpetuity. LEGALFLOW AI TEST DATASET — CONFIDENTIAL REAL-WORLD SAMPLE AGREEMENT Page 2 of 4</w:t>
        <w:br/>
      </w:r>
      <w:r>
        <w:t>Proposed Action: Make IP transfer conditional upon full payment of fees and retain pre-existing IP.</w:t>
        <w:br/>
        <w:br/>
      </w:r>
    </w:p>
    <w:p>
      <w:r>
        <w:rPr>
          <w:b/>
        </w:rPr>
        <w:t>[Unilateral Liability &amp; Indemnity - Risk Level: RiskLevelEnum.CRITICAL]</w:t>
        <w:br/>
      </w:r>
      <w:r>
        <w:t>Original Text: 5. UNCAPPED CUSTOMER LIABILITY &amp; INDEMNITY Customer agrees to defend, indemnify, and hold harmless Provider from any third-party claims. Customer's aggregate liability under this Agreement shall be UNLIMITED under all circumstances.</w:t>
        <w:br/>
      </w:r>
      <w:r>
        <w:t>Proposed Action: Cap total liability to contract fees paid in the preceding 12 months and make indemnification mutual.</w:t>
        <w:br/>
        <w:br/>
      </w:r>
    </w:p>
    <w:p>
      <w:r>
        <w:rPr>
          <w:b/>
        </w:rPr>
        <w:t>[Asymmetric Liability Limitation - Risk Level: RiskLevelEnum.MEDIUM]</w:t>
        <w:br/>
      </w:r>
      <w:r>
        <w:t>Original Text: 6. PROVIDER LIMITATION OF LIABILITY Provider's aggregate liability under any theory of law shall be strictly capped at the total amount actually paid by Customer in the preceding one (1) month, or $500, whichever is less. LEGALFLOW AI TEST DATASET — CONFIDENTIAL REAL-WORLD SAMPLE AGREEMENT Page 3 of 4</w:t>
        <w:br/>
      </w:r>
      <w:r>
        <w:t>Proposed Action: Align liability caps to equal terms (e.g. 12 months of fees for both parties).</w:t>
        <w:br/>
        <w:br/>
      </w:r>
    </w:p>
    <w:p>
      <w:r>
        <w:rPr>
          <w:b/>
        </w:rPr>
        <w:t>[Immediate Termination &amp; Notice Period - Risk Level: RiskLevelEnum.HIGH]</w:t>
        <w:br/>
      </w:r>
      <w:r>
        <w:t>Original Text: 7. IMMEDIATE TERMINATION WITHOUT CAUSE Provider reserves the right to terminate this Agreement immediately without cause upon written notice to Customer. Customer may only terminate upon 90 days prior written notice with a 30-day cure period.</w:t>
        <w:br/>
      </w:r>
      <w:r>
        <w:t>Proposed Action: Require a minimum 30-day written notice and a 15-day opportunity to cure breaches.</w:t>
        <w:br/>
        <w:br/>
      </w:r>
    </w:p>
    <w:sectPr w:rsidR="00FC693F" w:rsidRPr="0006063C" w:rsidSect="00034616">
      <w:pgSz w:w="12240" w:h="15840"/>
      <w:pgMar w:top="1440" w:right="1800" w:bottom="1440" w:left="1800" w:header="720" w:footer="720" w:gutter="0"/>
      <w:cols w:space="720"/>
      <w:docGrid w:linePitch="360"/>
    </w:sectPr>
    <w:p>
      <w:r>
        <w:rPr>
          <w:b/>
        </w:rPr>
        <w:t>
[LegalFlow Redline - Unreasonable Duration &amp; Perpetual Obligation (RiskLevelEnum.CRITICAL)]: </w:t>
      </w:r>
      <w:del w:id="71781" w:author="LegalFlow AI Assistant" w:date="2026-10-21T12:23:56Z">
        <w:r>
          <w:delText>4. INTELLECTUAL PROPERTY &amp; DERIVATIVE WORKS All software code, custom enhancements, AI models, and derivative works generated using the Platform shall belong EXCLUSIVELY to Provider in perpetuity. LEGALFLOW AI TEST DATASET — CONFIDENTIAL REAL-WORLD SAMPLE AGREEMENT Page 2 of 4</w:delText>
        </w:r>
      </w:del>
      <w:r>
        <w:t> </w:t>
      </w:r>
      <w:ins w:id="23911" w:author="LegalFlow AI Assistant" w:date="2026-10-21T12:23:56Z">
        <w:r>
          <w:t>[COUNTER-PROPOSAL]: Reduce confidentiality duration to standard 2 to 5 years following agreement termination.</w:t>
        </w:r>
      </w:ins>
    </w:p>
    <w:p>
      <w:r>
        <w:rPr>
          <w:b/>
        </w:rPr>
        <w:t>
[LegalFlow Redline - Unilateral IP Assignment &amp; Moral Rights Waiver (RiskLevelEnum.HIGH)]: </w:t>
      </w:r>
      <w:del w:id="71781" w:author="LegalFlow AI Assistant" w:date="2026-10-21T12:23:56Z">
        <w:r>
          <w:delText>4. INTELLECTUAL PROPERTY &amp; DERIVATIVE WORKS All software code, custom enhancements, AI models, and derivative works generated using the Platform shall belong EXCLUSIVELY to Provider in perpetuity. LEGALFLOW AI TEST DATASET — CONFIDENTIAL REAL-WORLD SAMPLE AGREEMENT Page 2 of 4</w:delText>
        </w:r>
      </w:del>
      <w:r>
        <w:t> </w:t>
      </w:r>
      <w:ins w:id="86522" w:author="LegalFlow AI Assistant" w:date="2026-10-21T12:23:56Z">
        <w:r>
          <w:t>[COUNTER-PROPOSAL]: Make IP transfer conditional upon full payment of fees and retain pre-existing IP.</w:t>
        </w:r>
      </w:ins>
    </w:p>
    <w:p>
      <w:r>
        <w:rPr>
          <w:b/>
        </w:rPr>
        <w:t>
[LegalFlow Redline - Unilateral Liability &amp; Indemnity (RiskLevelEnum.CRITICAL)]: </w:t>
      </w:r>
      <w:del w:id="26900" w:author="LegalFlow AI Assistant" w:date="2026-10-21T12:23:56Z">
        <w:r>
          <w:delText>5. UNCAPPED CUSTOMER LIABILITY &amp; INDEMNITY Customer agrees to defend, indemnify, and hold harmless Provider from any third-party claims. Customer's aggregate liability under this Agreement shall be UNLIMITED under all circumstances.</w:delText>
        </w:r>
      </w:del>
      <w:r>
        <w:t> </w:t>
      </w:r>
      <w:ins w:id="19161" w:author="LegalFlow AI Assistant" w:date="2026-10-21T12:23:56Z">
        <w:r>
          <w:t>[COUNTER-PROPOSAL]: Cap total liability to contract fees paid in the preceding 12 months and make indemnification mutual.</w:t>
        </w:r>
      </w:ins>
    </w:p>
    <w:p>
      <w:r>
        <w:rPr>
          <w:b/>
        </w:rPr>
        <w:t>
[LegalFlow Redline - Asymmetric Liability Limitation (RiskLevelEnum.MEDIUM)]: </w:t>
      </w:r>
      <w:del w:id="88982" w:author="LegalFlow AI Assistant" w:date="2026-10-21T12:23:56Z">
        <w:r>
          <w:delText>6. PROVIDER LIMITATION OF LIABILITY Provider's aggregate liability under any theory of law shall be strictly capped at the total amount actually paid by Customer in the preceding one (1) month, or $500, whichever is less. LEGALFLOW AI TEST DATASET — CONFIDENTIAL REAL-WORLD SAMPLE AGREEMENT Page 3 of 4</w:delText>
        </w:r>
      </w:del>
      <w:r>
        <w:t> </w:t>
      </w:r>
      <w:ins w:id="3617" w:author="LegalFlow AI Assistant" w:date="2026-10-21T12:23:56Z">
        <w:r>
          <w:t>[COUNTER-PROPOSAL]: Align liability caps to equal terms (e.g. 12 months of fees for both parties).</w:t>
        </w:r>
      </w:ins>
    </w:p>
    <w:p>
      <w:r>
        <w:rPr>
          <w:b/>
        </w:rPr>
        <w:t>
[LegalFlow Redline - Immediate Termination &amp; Notice Period (RiskLevelEnum.HIGH)]: </w:t>
      </w:r>
      <w:del w:id="88744" w:author="LegalFlow AI Assistant" w:date="2026-10-21T12:23:56Z">
        <w:r>
          <w:delText>7. IMMEDIATE TERMINATION WITHOUT CAUSE Provider reserves the right to terminate this Agreement immediately without cause upon written notice to Customer. Customer may only terminate upon 90 days prior written notice with a 30-day cure period.</w:delText>
        </w:r>
      </w:del>
      <w:r>
        <w:t> </w:t>
      </w:r>
      <w:ins w:id="99413" w:author="LegalFlow AI Assistant" w:date="2026-10-21T12:23:56Z">
        <w:r>
          <w:t>[COUNTER-PROPOSAL]: Require a minimum 30-day written notice and a 15-day opportunity to cure breaches.</w:t>
        </w:r>
      </w:ins>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