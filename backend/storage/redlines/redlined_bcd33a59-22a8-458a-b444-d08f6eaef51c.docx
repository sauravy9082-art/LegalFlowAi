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Heading1"/>
      </w:pPr>
      <w:r>
        <w:t>LegalFlow AI Counter-Proposal Draft</w:t>
      </w:r>
    </w:p>
    <w:p>
      <w:r>
        <w:t>AI-GENERATED DRAFT — REVIEW BY A QUALIFIED LEGAL PROFESSIONAL BEFORE SIGNING.</w:t>
      </w:r>
    </w:p>
    <w:p>
      <w:r>
        <w:br/>
        <w:t>--- Original Clause &amp; Suggested Counter-Proposals ---</w:t>
        <w:br/>
      </w:r>
    </w:p>
    <w:p>
      <w:r>
        <w:rPr>
          <w:b/>
        </w:rPr>
        <w:t>[Immediate Termination &amp; Notice Period - Risk Level: RiskLevelEnum.HIGH]</w:t>
        <w:br/>
      </w:r>
      <w:r>
        <w:t>Original Text: 2. Immediate Forfeiture: Company reserves right to forfeit all vested and unvested equity options immediately</w:t>
        <w:br/>
        <w:t>upon termination for any reason without cause or notice.</w:t>
        <w:br/>
      </w:r>
      <w:r>
        <w:t>Proposed Action: Require a minimum 30-day written notice and a 15-day opportunity to cure breaches.</w:t>
        <w:br/>
        <w:br/>
      </w:r>
    </w:p>
    <w:p>
      <w:r>
        <w:rPr>
          <w:b/>
        </w:rPr>
        <w:t>[Overbroad Global Non-Compete Restriction - Risk Level: RiskLevelEnum.CRITICAL]</w:t>
        <w:br/>
      </w:r>
      <w:r>
        <w:t>Original Text: 3. Post-Employment Non-Compete: Executive shall not work for or advise any competitive entity globally for 10</w:t>
        <w:br/>
        <w:t>years after separation.</w:t>
        <w:br/>
      </w:r>
      <w:r>
        <w:t>Proposed Action: Limit non-compete duration to maximum 6-12 months post-termination and restrict geographically.</w:t>
        <w:br/>
        <w:br/>
      </w:r>
    </w:p>
    <w:p>
      <w:r>
        <w:rPr>
          <w:b/>
        </w:rPr>
        <w:t>[Excessive Financial Penalty &amp; Liquidated Damages - Risk Level: RiskLevelEnum.CRITICAL]</w:t>
        <w:br/>
      </w:r>
      <w:r>
        <w:t>Original Text: 5. Excessive Liquidated Damages: Any breach of equity restrictions shall attract a fixed non-refundable penalty</w:t>
        <w:br/>
        <w:t>of INR 5,000,000 without requiring proof of loss.</w:t>
        <w:br/>
      </w:r>
      <w:r>
        <w:t>Proposed Action: Cap liquidated damages to actual proven direct losses, subject to a reasonable monetary maximum.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rPr>
          <w:b/>
        </w:rPr>
        <w:t>
[LegalFlow Redline - Immediate Termination &amp; Notice Period (RiskLevelEnum.HIGH)]: </w:t>
      </w:r>
      <w:del w:id="9608" w:author="LegalFlow AI Assistant" w:date="2026-09-17T13:59:48Z">
        <w:r>
          <w:delText>2. Immediate Forfeiture: Company reserves right to forfeit all vested and unvested equity options immediately
upon termination for any reason without cause or notice.</w:delText>
        </w:r>
      </w:del>
      <w:r>
        <w:t> </w:t>
      </w:r>
      <w:ins w:id="44350" w:author="LegalFlow AI Assistant" w:date="2026-09-17T13:59:48Z">
        <w:r>
          <w:t>[COUNTER-PROPOSAL]: Require a minimum 30-day written notice and a 15-day opportunity to cure breaches.</w:t>
        </w:r>
      </w:ins>
    </w:p>
    <w:p>
      <w:r>
        <w:rPr>
          <w:b/>
        </w:rPr>
        <w:t>
[LegalFlow Redline - Overbroad Global Non-Compete Restriction (RiskLevelEnum.CRITICAL)]: </w:t>
      </w:r>
      <w:del w:id="54695" w:author="LegalFlow AI Assistant" w:date="2026-09-17T13:59:48Z">
        <w:r>
          <w:delText>3. Post-Employment Non-Compete: Executive shall not work for or advise any competitive entity globally for 10
years after separation.</w:delText>
        </w:r>
      </w:del>
      <w:r>
        <w:t> </w:t>
      </w:r>
      <w:ins w:id="91440" w:author="LegalFlow AI Assistant" w:date="2026-09-17T13:59:48Z">
        <w:r>
          <w:t>[COUNTER-PROPOSAL]: Limit non-compete duration to maximum 6-12 months post-termination and restrict geographically.</w:t>
        </w:r>
      </w:ins>
    </w:p>
    <w:p>
      <w:r>
        <w:rPr>
          <w:b/>
        </w:rPr>
        <w:t>
[LegalFlow Redline - Excessive Financial Penalty &amp; Liquidated Damages (RiskLevelEnum.CRITICAL)]: </w:t>
      </w:r>
      <w:del w:id="54357" w:author="LegalFlow AI Assistant" w:date="2026-09-17T13:59:48Z">
        <w:r>
          <w:delText>5. Excessive Liquidated Damages: Any breach of equity restrictions shall attract a fixed non-refundable penalty
of INR 5,000,000 without requiring proof of loss.</w:delText>
        </w:r>
      </w:del>
      <w:r>
        <w:t> </w:t>
      </w:r>
      <w:ins w:id="64987" w:author="LegalFlow AI Assistant" w:date="2026-09-17T13:59:48Z">
        <w:r>
          <w:t>[COUNTER-PROPOSAL]: Cap liquidated damages to actual proven direct losses, subject to a reasonable monetary maximum.</w:t>
        </w:r>
      </w:ins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