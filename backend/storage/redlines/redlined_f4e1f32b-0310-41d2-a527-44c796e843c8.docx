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pStyle w:val="Heading1"/>
      </w:pPr>
      <w:r>
        <w:t>LegalFlow AI Counter-Proposal Draft</w:t>
      </w:r>
    </w:p>
    <w:p>
      <w:r>
        <w:t>AI-GENERATED DRAFT — REVIEW BY A QUALIFIED LEGAL PROFESSIONAL BEFORE SIGNING.</w:t>
      </w:r>
    </w:p>
    <w:p>
      <w:r>
        <w:br/>
        <w:t>--- Original Clause &amp; Suggested Counter-Proposals ---</w:t>
        <w:br/>
      </w:r>
    </w:p>
    <w:p>
      <w:r>
        <w:rPr>
          <w:b/>
        </w:rPr>
        <w:t>[Asymmetric Liability Limitation - Risk Level: RiskLevelEnum.MEDIUM]</w:t>
        <w:br/>
      </w:r>
      <w:r>
        <w:t>Original Text: 3. ASYMMETRIC LIABILITY LIMITATION Merchant agrees that vendor's total aggregate liability under any theory of contract or tort shall be strictly capped at the total processing margins received by NovaPay in the preceding three months, whereas Merchant's liability for indemnified chargebacks and regulatory fines shall be unlimited.</w:t>
        <w:br/>
      </w:r>
      <w:r>
        <w:t>Proposed Action: Align liability caps to equal terms (e.g. 12 months of fees for both parties).</w:t>
        <w:br/>
        <w:br/>
      </w:r>
    </w:p>
    <w:p>
      <w:r>
        <w:rPr>
          <w:b/>
        </w:rPr>
        <w:t>[Immediate Termination &amp; Notice Period - Risk Level: RiskLevelEnum.HIGH]</w:t>
        <w:br/>
      </w:r>
      <w:r>
        <w:t>Original Text: 4. IMMEDIATE TERMINATION WITHOUT CAUSE NovaPay reserves the right to terminate this agreement immediately without cause and immediately without prior notice upon written notification if Provider determines in its sole discretion that Merchant's processing category introduces reputational exposure.</w:t>
        <w:br/>
      </w:r>
      <w:r>
        <w:t>Proposed Action: Require a minimum 30-day written notice and a 15-day opportunity to cure breaches.</w:t>
        <w:br/>
        <w:br/>
      </w:r>
    </w:p>
    <w:p>
      <w:r>
        <w:rPr>
          <w:b/>
        </w:rPr>
        <w:t>[Immediate Default &amp; Acceleration without Cure - Risk Level: RiskLevelEnum.HIGH]</w:t>
        <w:br/>
      </w:r>
      <w:r>
        <w:t>Original Text: 4. IMMEDIATE TERMINATION WITHOUT CAUSE NovaPay reserves the right to terminate this agreement immediately without cause and immediately without prior notice upon written notification if Provider determines in its sole discretion that Merchant's processing category introduces reputational exposure.</w:t>
        <w:br/>
      </w:r>
      <w:r>
        <w:t>Proposed Action: Mandate a 15-to-30 day written notice and opportunity to cure before declaring default.</w:t>
        <w:br/>
        <w:br/>
      </w:r>
    </w:p>
    <w:sectPr w:rsidR="00FC693F" w:rsidRPr="0006063C" w:rsidSect="00034616">
      <w:pgSz w:w="12240" w:h="15840"/>
      <w:pgMar w:top="1440" w:right="1800" w:bottom="1440" w:left="1800" w:header="720" w:footer="720" w:gutter="0"/>
      <w:cols w:space="720"/>
      <w:docGrid w:linePitch="360"/>
    </w:sectPr>
    <w:p>
      <w:r>
        <w:rPr>
          <w:b/>
        </w:rPr>
        <w:t>
[LegalFlow Redline - Asymmetric Liability Limitation (RiskLevelEnum.MEDIUM)]: </w:t>
      </w:r>
      <w:del w:id="56179" w:author="LegalFlow AI Assistant" w:date="2026-10-22T09:26:33Z">
        <w:r>
          <w:delText>3. ASYMMETRIC LIABILITY LIMITATION Merchant agrees that vendor's total aggregate liability under any theory of contract or tort shall be strictly capped at the total processing margins received by NovaPay in the preceding three months, whereas Merchant's liability for indemnified chargebacks and regulatory fines shall be unlimited.</w:delText>
        </w:r>
      </w:del>
      <w:r>
        <w:t> </w:t>
      </w:r>
      <w:ins w:id="71129" w:author="LegalFlow AI Assistant" w:date="2026-10-22T09:26:33Z">
        <w:r>
          <w:t>[COUNTER-PROPOSAL]: Align liability caps to equal terms (e.g. 12 months of fees for both parties).</w:t>
        </w:r>
      </w:ins>
    </w:p>
    <w:p>
      <w:r>
        <w:rPr>
          <w:b/>
        </w:rPr>
        <w:t>
[LegalFlow Redline - Immediate Termination &amp; Notice Period (RiskLevelEnum.HIGH)]: </w:t>
      </w:r>
      <w:del w:id="67" w:author="LegalFlow AI Assistant" w:date="2026-10-22T09:26:33Z">
        <w:r>
          <w:delText>4. IMMEDIATE TERMINATION WITHOUT CAUSE NovaPay reserves the right to terminate this agreement immediately without cause and immediately without prior notice upon written notification if Provider determines in its sole discretion that Merchant's processing category introduces reputational exposure.</w:delText>
        </w:r>
      </w:del>
      <w:r>
        <w:t> </w:t>
      </w:r>
      <w:ins w:id="63048" w:author="LegalFlow AI Assistant" w:date="2026-10-22T09:26:33Z">
        <w:r>
          <w:t>[COUNTER-PROPOSAL]: Require a minimum 30-day written notice and a 15-day opportunity to cure breaches.</w:t>
        </w:r>
      </w:ins>
    </w:p>
    <w:p>
      <w:r>
        <w:rPr>
          <w:b/>
        </w:rPr>
        <w:t>
[LegalFlow Redline - Immediate Default &amp; Acceleration without Cure (RiskLevelEnum.HIGH)]: </w:t>
      </w:r>
      <w:del w:id="67" w:author="LegalFlow AI Assistant" w:date="2026-10-22T09:26:33Z">
        <w:r>
          <w:delText>4. IMMEDIATE TERMINATION WITHOUT CAUSE NovaPay reserves the right to terminate this agreement immediately without cause and immediately without prior notice upon written notification if Provider determines in its sole discretion that Merchant's processing category introduces reputational exposure.</w:delText>
        </w:r>
      </w:del>
      <w:r>
        <w:t> </w:t>
      </w:r>
      <w:ins w:id="17269" w:author="LegalFlow AI Assistant" w:date="2026-10-22T09:26:33Z">
        <w:r>
          <w:t>[COUNTER-PROPOSAL]: Mandate a 15-to-30 day written notice and opportunity to cure before declaring default.</w:t>
        </w:r>
      </w:ins>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