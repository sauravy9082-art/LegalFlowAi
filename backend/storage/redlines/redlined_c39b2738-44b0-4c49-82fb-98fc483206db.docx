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Heading1"/>
      </w:pPr>
      <w:r>
        <w:t>LegalFlow AI Counter-Proposal Draft</w:t>
      </w:r>
    </w:p>
    <w:p>
      <w:r>
        <w:t>AI-GENERATED DRAFT — REVIEW BY A QUALIFIED LEGAL PROFESSIONAL BEFORE SIGNING.</w:t>
      </w:r>
    </w:p>
    <w:p>
      <w:r>
        <w:br/>
        <w:t>--- Original Clause &amp; Suggested Counter-Proposals ---</w:t>
        <w:br/>
      </w:r>
    </w:p>
    <w:p>
      <w:r>
        <w:rPr>
          <w:b/>
        </w:rPr>
        <w:t>[Unilateral Release &amp; Broad Claim Waiver - Risk Level: RiskLevelEnum.CRITICAL]</w:t>
        <w:br/>
      </w:r>
      <w:r>
        <w:t>Original Text: 2. UNILATERAL RELEASE &amp; BROAD CLAIM WAIVER Executive does hereby unconditionally forever release and waive any and all claims, statutory rights, wage demands, severance entitlements, or legal actions of every nature whatsoever, whether currently known or unknown, against the Company and its venture sponsors.</w:t>
        <w:br/>
      </w:r>
      <w:r>
        <w:t>Proposed Action: Ensure releases are mutual and limited strictly to settled disputes upon full consideration.</w:t>
        <w:br/>
        <w:br/>
      </w:r>
    </w:p>
    <w:p>
      <w:r>
        <w:rPr>
          <w:b/>
        </w:rPr>
        <w:t>[Unilateral Device Inspection &amp; Surveillance - Risk Level: RiskLevelEnum.CRITICAL]</w:t>
        <w:br/>
      </w:r>
      <w:r>
        <w:t>Original Text: 3. UNILATERAL DEVICE INSPECTION &amp; SURVEILLANCE Company reserves the absolute right to conduct unannounced audit and inspection of Executive's personal phone, personal laptop, and private account at any time without advance notice, to ensure compliance with trade secret protocols.</w:t>
        <w:br/>
      </w:r>
      <w:r>
        <w:t>Proposed Action: Remove arbitrary privacy inspection rights; limit audit scope strictly to company-owned assets.</w:t>
        <w:br/>
        <w:br/>
      </w:r>
    </w:p>
    <w:p>
      <w:r>
        <w:rPr>
          <w:b/>
        </w:rPr>
        <w:t>[Excessive Financial Penalty &amp; Liquidated Damages - Risk Level: RiskLevelEnum.CRITICAL]</w:t>
        <w:br/>
      </w:r>
      <w:r>
        <w:t>Original Text: 4. EXCESSIVE LIQUIDATED PENALTY WITHOUT PROOF In the event of any alleged breach of intellectual property or non-disclosure provisions, Executive agrees to pay a fixed liquidated penalty of $2,000,000 without requiring proof of actual financial damage or direct economic loss incurred by Company.</w:t>
        <w:br/>
      </w:r>
      <w:r>
        <w:t>Proposed Action: Cap liquidated damages to actual proven direct losses, subject to a reasonable monetary maximum.</w:t>
        <w:br/>
        <w:br/>
      </w:r>
    </w:p>
    <w:p>
      <w:r>
        <w:rPr>
          <w:b/>
        </w:rPr>
        <w:t>[Arbitrary Salary &amp; Compensation Deductions - Risk Level: RiskLevelEnum.CRITICAL]</w:t>
        <w:br/>
      </w:r>
      <w:r>
        <w:t>Original Text: 5. ARBITRARY SALARY &amp; COMPENSATION DEDUCTIONS Company reserves the absolute unilateral right to deduct any amount from monthly compensation, earned bonuses, or final settlement without employee consent to offset perceived operational mistakes or project variances.</w:t>
        <w:br/>
      </w:r>
      <w:r>
        <w:t>Proposed Action: Prohibit arbitrary salary deductions; require explicit written agreement and statutory authorization.</w:t>
        <w:br/>
        <w:br/>
      </w:r>
    </w:p>
    <w:p>
      <w:r>
        <w:rPr>
          <w:b/>
        </w:rPr>
        <w:t>[Uncapped Personal Guarantee &amp; Individual Liability - Risk Level: RiskLevelEnum.CRITICAL]</w:t>
        <w:br/>
      </w:r>
      <w:r>
        <w:t>Original Text: 6. UNCAPPED PERSONAL GUARANTEE &amp; ASSET LIABILITY Executive does hereby personally guarantee all commercial leases and banking credit lines of Company in a personal capacity, agreeing that Executive's personal asset portfolio and personal savings shall be personally liable for any corporate balance sheet shortfall. AUTHORIZED SIGNATURE (PARTY A): AUTHORIZED SIGNATURE (PARTY B): _____________________________________ Name: Arthur Sterling, Esq. Title: Chief Legal Officer _____________________________________ Name: Saurav Verma Title: Authorized Signatory</w:t>
        <w:br/>
      </w:r>
      <w:r>
        <w:t>Proposed Action: Limit liability strictly to corporate entities; eliminate personal guarantee obligations.</w:t>
        <w:br/>
        <w:br/>
      </w:r>
    </w:p>
    <w:sectPr w:rsidR="00FC693F" w:rsidRPr="0006063C" w:rsidSect="00034616">
      <w:pgSz w:w="12240" w:h="15840"/>
      <w:pgMar w:top="1440" w:right="1800" w:bottom="1440" w:left="1800" w:header="720" w:footer="720" w:gutter="0"/>
      <w:cols w:space="720"/>
      <w:docGrid w:linePitch="360"/>
    </w:sectPr>
    <w:p>
      <w:r>
        <w:rPr>
          <w:b/>
        </w:rPr>
        <w:t>
[LegalFlow Redline - Unilateral Release &amp; Broad Claim Waiver (RiskLevelEnum.CRITICAL)]: </w:t>
      </w:r>
      <w:del w:id="66667" w:author="LegalFlow AI Assistant" w:date="2026-10-22T09:29:56Z">
        <w:r>
          <w:delText>2. UNILATERAL RELEASE &amp; BROAD CLAIM WAIVER Executive does hereby unconditionally forever release and waive any and all claims, statutory rights, wage demands, severance entitlements, or legal actions of every nature whatsoever, whether currently known or unknown, against the Company and its venture sponsors.</w:delText>
        </w:r>
      </w:del>
      <w:r>
        <w:t> </w:t>
      </w:r>
      <w:ins w:id="18419" w:author="LegalFlow AI Assistant" w:date="2026-10-22T09:29:56Z">
        <w:r>
          <w:t>[COUNTER-PROPOSAL]: Ensure releases are mutual and limited strictly to settled disputes upon full consideration.</w:t>
        </w:r>
      </w:ins>
    </w:p>
    <w:p>
      <w:r>
        <w:rPr>
          <w:b/>
        </w:rPr>
        <w:t>
[LegalFlow Redline - Unilateral Device Inspection &amp; Surveillance (RiskLevelEnum.CRITICAL)]: </w:t>
      </w:r>
      <w:del w:id="89272" w:author="LegalFlow AI Assistant" w:date="2026-10-22T09:29:56Z">
        <w:r>
          <w:delText>3. UNILATERAL DEVICE INSPECTION &amp; SURVEILLANCE Company reserves the absolute right to conduct unannounced audit and inspection of Executive's personal phone, personal laptop, and private account at any time without advance notice, to ensure compliance with trade secret protocols.</w:delText>
        </w:r>
      </w:del>
      <w:r>
        <w:t> </w:t>
      </w:r>
      <w:ins w:id="39559" w:author="LegalFlow AI Assistant" w:date="2026-10-22T09:29:56Z">
        <w:r>
          <w:t>[COUNTER-PROPOSAL]: Remove arbitrary privacy inspection rights; limit audit scope strictly to company-owned assets.</w:t>
        </w:r>
      </w:ins>
    </w:p>
    <w:p>
      <w:r>
        <w:rPr>
          <w:b/>
        </w:rPr>
        <w:t>
[LegalFlow Redline - Excessive Financial Penalty &amp; Liquidated Damages (RiskLevelEnum.CRITICAL)]: </w:t>
      </w:r>
      <w:del w:id="18501" w:author="LegalFlow AI Assistant" w:date="2026-10-22T09:29:56Z">
        <w:r>
          <w:delText>4. EXCESSIVE LIQUIDATED PENALTY WITHOUT PROOF In the event of any alleged breach of intellectual property or non-disclosure provisions, Executive agrees to pay a fixed liquidated penalty of $2,000,000 without requiring proof of actual financial damage or direct economic loss incurred by Company.</w:delText>
        </w:r>
      </w:del>
      <w:r>
        <w:t> </w:t>
      </w:r>
      <w:ins w:id="91742" w:author="LegalFlow AI Assistant" w:date="2026-10-22T09:29:56Z">
        <w:r>
          <w:t>[COUNTER-PROPOSAL]: Cap liquidated damages to actual proven direct losses, subject to a reasonable monetary maximum.</w:t>
        </w:r>
      </w:ins>
    </w:p>
    <w:p>
      <w:r>
        <w:rPr>
          <w:b/>
        </w:rPr>
        <w:t>
[LegalFlow Redline - Arbitrary Salary &amp; Compensation Deductions (RiskLevelEnum.CRITICAL)]: </w:t>
      </w:r>
      <w:del w:id="10028" w:author="LegalFlow AI Assistant" w:date="2026-10-22T09:29:56Z">
        <w:r>
          <w:delText>5. ARBITRARY SALARY &amp; COMPENSATION DEDUCTIONS Company reserves the absolute unilateral right to deduct any amount from monthly compensation, earned bonuses, or final settlement without employee consent to offset perceived operational mistakes or project variances.</w:delText>
        </w:r>
      </w:del>
      <w:r>
        <w:t> </w:t>
      </w:r>
      <w:ins w:id="5720" w:author="LegalFlow AI Assistant" w:date="2026-10-22T09:29:56Z">
        <w:r>
          <w:t>[COUNTER-PROPOSAL]: Prohibit arbitrary salary deductions; require explicit written agreement and statutory authorization.</w:t>
        </w:r>
      </w:ins>
    </w:p>
    <w:p>
      <w:r>
        <w:rPr>
          <w:b/>
        </w:rPr>
        <w:t>
[LegalFlow Redline - Uncapped Personal Guarantee &amp; Individual Liability (RiskLevelEnum.CRITICAL)]: </w:t>
      </w:r>
      <w:del w:id="41262" w:author="LegalFlow AI Assistant" w:date="2026-10-22T09:29:56Z">
        <w:r>
          <w:delText>6. UNCAPPED PERSONAL GUARANTEE &amp; ASSET LIABILITY Executive does hereby personally guarantee all commercial leases and banking credit lines of Company in a personal capacity, agreeing that Executive's personal asset portfolio and personal savings shall be personally liable for any corporate balance sheet shortfall. AUTHORIZED SIGNATURE (PARTY A): AUTHORIZED SIGNATURE (PARTY B): _____________________________________ Name: Arthur Sterling, Esq. Title: Chief Legal Officer _____________________________________ Name: Saurav Verma Title: Authorized Signatory</w:delText>
        </w:r>
      </w:del>
      <w:r>
        <w:t> </w:t>
      </w:r>
      <w:ins w:id="28436" w:author="LegalFlow AI Assistant" w:date="2026-10-22T09:29:56Z">
        <w:r>
          <w:t>[COUNTER-PROPOSAL]: Limit liability strictly to corporate entities; eliminate personal guarantee obligations.</w:t>
        </w:r>
      </w:ins>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