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[Unilateral IP Assignment &amp; Moral Rights Waiver - Risk Level: RiskLevelEnum.HIGH]</w:t>
        <w:br/>
      </w:r>
      <w:r>
        <w:t>Original Text: 2. UNILATERAL IP ASSIGNMENT PRIOR TO PAYMENT Contractor agrees that all patentable inventions, chemical formulations, analytical testing methods, and technical know-how developed under this engagement shall belong exclusively to Sponsor as work made for hire. Contractor hereby agrees to waive moral rights and execute irrevocable assignment of all IP unconditionally prior to payment of final manufacturing retainers.</w:t>
        <w:br/>
      </w:r>
      <w:r>
        <w:t>Proposed Action: Make IP transfer conditional upon full payment of fees and retain pre-existing IP.</w:t>
        <w:br/>
        <w:br/>
      </w:r>
    </w:p>
    <w:p>
      <w:r>
        <w:rPr>
          <w:b/>
        </w:rPr>
        <w:t>[Unilateral Liability &amp; Indemnity - Risk Level: RiskLevelEnum.CRITICAL]</w:t>
        <w:br/>
      </w:r>
      <w:r>
        <w:t>Original Text: 3. UNILATERAL CUSTOMER INDEMNITY &amp; UNCAPPED LIABILITY Contractor shall defend, indemnify, and hold harmless Sponsor from and against all claims, regulatory sanctions, product liabilities, and third-party damages under all circumstances with uncapped liability, without any monetary ceiling or reciprocal indemnity from Sponsor.</w:t>
        <w:br/>
      </w:r>
      <w:r>
        <w:t>Proposed Action: Cap total liability to contract fees paid in the preceding 12 months and make indemnification mutual.</w:t>
        <w:br/>
        <w:br/>
      </w:r>
    </w:p>
    <w:p>
      <w:r>
        <w:rPr>
          <w:b/>
        </w:rPr>
        <w:t>[Onerous Automatic Renewal Trap - Risk Level: RiskLevelEnum.MEDIUM]</w:t>
        <w:br/>
      </w:r>
      <w:r>
        <w:t>Original Text: 4. ONEROUS PERPETUAL AUTO-RENEWAL The initial term of this Agreement shall be twenty-four (24) months and auto-renews annually for successive one-year periods unless Sponsor delivers written non-renewal notice at least 120 days prior notice before the expiration of the current period.</w:t>
        <w:br/>
      </w:r>
      <w:r>
        <w:t>Proposed Action: Require simple written opt-in or standard 30-to-60 day non-renewal notification.</w:t>
        <w:br/>
        <w:br/>
      </w:r>
    </w:p>
    <w:sectPr w:rsidR="00FC693F" w:rsidRPr="0006063C" w:rsidSect="00034616">
      <w:pgSz w:w="12240" w:h="15840"/>
      <w:pgMar w:top="1440" w:right="1800" w:bottom="1440" w:left="1800" w:header="720" w:footer="720" w:gutter="0"/>
      <w:cols w:space="720"/>
      <w:docGrid w:linePitch="360"/>
    </w:sectPr>
    <w:p>
      <w:r>
        <w:rPr>
          <w:b/>
        </w:rPr>
        <w:t>
[LegalFlow Redline - Unilateral IP Assignment &amp; Moral Rights Waiver (RiskLevelEnum.HIGH)]: </w:t>
      </w:r>
      <w:del w:id="75213" w:author="LegalFlow AI Assistant" w:date="2026-10-22T09:27:22Z">
        <w:r>
          <w:delText>2. UNILATERAL IP ASSIGNMENT PRIOR TO PAYMENT Contractor agrees that all patentable inventions, chemical formulations, analytical testing methods, and technical know-how developed under this engagement shall belong exclusively to Sponsor as work made for hire. Contractor hereby agrees to waive moral rights and execute irrevocable assignment of all IP unconditionally prior to payment of final manufacturing retainers.</w:delText>
        </w:r>
      </w:del>
      <w:r>
        <w:t> </w:t>
      </w:r>
      <w:ins w:id="80617" w:author="LegalFlow AI Assistant" w:date="2026-10-22T09:27:22Z">
        <w:r>
          <w:t>[COUNTER-PROPOSAL]: Make IP transfer conditional upon full payment of fees and retain pre-existing IP.</w:t>
        </w:r>
      </w:ins>
    </w:p>
    <w:p>
      <w:r>
        <w:rPr>
          <w:b/>
        </w:rPr>
        <w:t>
[LegalFlow Redline - Unilateral Liability &amp; Indemnity (RiskLevelEnum.CRITICAL)]: </w:t>
      </w:r>
      <w:del w:id="75354" w:author="LegalFlow AI Assistant" w:date="2026-10-22T09:27:22Z">
        <w:r>
          <w:delText>3. UNILATERAL CUSTOMER INDEMNITY &amp; UNCAPPED LIABILITY Contractor shall defend, indemnify, and hold harmless Sponsor from and against all claims, regulatory sanctions, product liabilities, and third-party damages under all circumstances with uncapped liability, without any monetary ceiling or reciprocal indemnity from Sponsor.</w:delText>
        </w:r>
      </w:del>
      <w:r>
        <w:t> </w:t>
      </w:r>
      <w:ins w:id="73988" w:author="LegalFlow AI Assistant" w:date="2026-10-22T09:27:22Z">
        <w:r>
          <w:t>[COUNTER-PROPOSAL]: Cap total liability to contract fees paid in the preceding 12 months and make indemnification mutual.</w:t>
        </w:r>
      </w:ins>
    </w:p>
    <w:p>
      <w:r>
        <w:rPr>
          <w:b/>
        </w:rPr>
        <w:t>
[LegalFlow Redline - Onerous Automatic Renewal Trap (RiskLevelEnum.MEDIUM)]: </w:t>
      </w:r>
      <w:del w:id="1661" w:author="LegalFlow AI Assistant" w:date="2026-10-22T09:27:22Z">
        <w:r>
          <w:delText>4. ONEROUS PERPETUAL AUTO-RENEWAL The initial term of this Agreement shall be twenty-four (24) months and auto-renews annually for successive one-year periods unless Sponsor delivers written non-renewal notice at least 120 days prior notice before the expiration of the current period.</w:delText>
        </w:r>
      </w:del>
      <w:r>
        <w:t> </w:t>
      </w:r>
      <w:ins w:id="81368" w:author="LegalFlow AI Assistant" w:date="2026-10-22T09:27:22Z">
        <w:r>
          <w:t>[COUNTER-PROPOSAL]: Require simple written opt-in or standard 30-to-60 day non-renewal notification.</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