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Heading1"/>
      </w:pPr>
      <w:r>
        <w:t>LegalFlow AI Counter-Proposal Draft</w:t>
      </w:r>
    </w:p>
    <w:p>
      <w:r>
        <w:t>AI-GENERATED DRAFT — REVIEW BY A QUALIFIED LEGAL PROFESSIONAL BEFORE SIGNING.</w:t>
      </w:r>
    </w:p>
    <w:p>
      <w:r>
        <w:br/>
        <w:t>--- Original Clause &amp; Suggested Counter-Proposals ---</w:t>
        <w:br/>
      </w:r>
    </w:p>
    <w:p>
      <w:r>
        <w:rPr>
          <w:b/>
        </w:rPr>
        <w:t>[Unreasonable Duration &amp; Perpetual Obligation - Risk Level: RiskLevelEnum.CRITICAL]</w:t>
        <w:br/>
      </w:r>
      <w:r>
        <w:t>Original Text: 2. PERPETUAL CONFIDENTIALITY OBLIGATIONS Subcontractor agrees that all classified designs, telemetry data, and technical specifications disclosed under this Agreement shall remain protected under confidentiality in perpetuity. The obligation to protect proprietary information shall survive the expiration or termination of this Agreement forever.</w:t>
        <w:br/>
      </w:r>
      <w:r>
        <w:t>Proposed Action: Reduce confidentiality duration to standard 2 to 5 years following agreement termination.</w:t>
        <w:br/>
        <w:br/>
      </w:r>
    </w:p>
    <w:p>
      <w:r>
        <w:rPr>
          <w:b/>
        </w:rPr>
        <w:t>[Overbroad Global Non-Compete Restriction - Risk Level: RiskLevelEnum.CRITICAL]</w:t>
        <w:br/>
      </w:r>
      <w:r>
        <w:t>Original Text: 3. OVERBROAD 10-YEAR GLOBAL NON-COMPETE Subcontractor and its key personnel are strictly prohibited from accepting employment, consulting, or engaging with any competing business across the global aviation and aerospace technology sector for a period of 10 years following contract termination.</w:t>
        <w:br/>
      </w:r>
      <w:r>
        <w:t>Proposed Action: Limit non-compete duration to maximum 6-12 months post-termination and restrict geographically.</w:t>
        <w:br/>
        <w:br/>
      </w:r>
    </w:p>
    <w:p>
      <w:r>
        <w:rPr>
          <w:b/>
        </w:rPr>
        <w:t>[Excessive Non-Solicitation Restriction - Risk Level: RiskLevelEnum.HIGH]</w:t>
        <w:br/>
      </w:r>
      <w:r>
        <w:t>Original Text: 4. EXCESSIVE FIVE-YEAR NON-SOLICITATION Subcontractor covenants that for a period of 5 years following termination, it shall not directly or indirectly solicit any employee, technical specialist, or solicit any customer of Prime Contractor to terminate or alter their commercial relationship.</w:t>
        <w:br/>
      </w:r>
      <w:r>
        <w:t>Proposed Action: Limit non-solicitation to a reasonable 12-month period post-termination.</w:t>
        <w:br/>
        <w:br/>
      </w:r>
    </w:p>
    <w:p>
      <w:r>
        <w:rPr>
          <w:b/>
        </w:rPr>
        <w:t>[Immediate Default &amp; Acceleration without Cure - Risk Level: RiskLevelEnum.HIGH]</w:t>
        <w:br/>
      </w:r>
      <w:r>
        <w:t>Original Text: 5. INSTANT DEFAULT &amp; ACCELERATION WITHOUT CURE Prime Contractor reserves the unilateral right to declare instant default without cure period and re-enter premises upon the occurrence of any technical deviation or delivery schedule delay, accelerating all contractual milestone recoupments immediately. AUTHORIZED SIGNATURE (PARTY A): AUTHORIZED SIGNATURE (PARTY B): _____________________________________ Name: Arthur Sterling, Esq. Title: Chief Legal Officer _____________________________________ Name: Saurav Verma Title: Authorized Signatory</w:t>
        <w:br/>
      </w:r>
      <w:r>
        <w:t>Proposed Action: Mandate a 15-to-30 day written notice and opportunity to cure before declaring default.</w:t>
        <w:br/>
        <w:br/>
      </w:r>
    </w:p>
    <w:sectPr w:rsidR="00FC693F" w:rsidRPr="0006063C" w:rsidSect="00034616">
      <w:pgSz w:w="12240" w:h="15840"/>
      <w:pgMar w:top="1440" w:right="1800" w:bottom="1440" w:left="1800" w:header="720" w:footer="720" w:gutter="0"/>
      <w:cols w:space="720"/>
      <w:docGrid w:linePitch="360"/>
    </w:sectPr>
    <w:p>
      <w:r>
        <w:rPr>
          <w:b/>
        </w:rPr>
        <w:t>
[LegalFlow Redline - Unreasonable Duration &amp; Perpetual Obligation (RiskLevelEnum.CRITICAL)]: </w:t>
      </w:r>
      <w:del w:id="83533" w:author="LegalFlow AI Assistant" w:date="2026-10-22T09:28:40Z">
        <w:r>
          <w:delText>2. PERPETUAL CONFIDENTIALITY OBLIGATIONS Subcontractor agrees that all classified designs, telemetry data, and technical specifications disclosed under this Agreement shall remain protected under confidentiality in perpetuity. The obligation to protect proprietary information shall survive the expiration or termination of this Agreement forever.</w:delText>
        </w:r>
      </w:del>
      <w:r>
        <w:t> </w:t>
      </w:r>
      <w:ins w:id="63826" w:author="LegalFlow AI Assistant" w:date="2026-10-22T09:28:40Z">
        <w:r>
          <w:t>[COUNTER-PROPOSAL]: Reduce confidentiality duration to standard 2 to 5 years following agreement termination.</w:t>
        </w:r>
      </w:ins>
    </w:p>
    <w:p>
      <w:r>
        <w:rPr>
          <w:b/>
        </w:rPr>
        <w:t>
[LegalFlow Redline - Overbroad Global Non-Compete Restriction (RiskLevelEnum.CRITICAL)]: </w:t>
      </w:r>
      <w:del w:id="29052" w:author="LegalFlow AI Assistant" w:date="2026-10-22T09:28:40Z">
        <w:r>
          <w:delText>3. OVERBROAD 10-YEAR GLOBAL NON-COMPETE Subcontractor and its key personnel are strictly prohibited from accepting employment, consulting, or engaging with any competing business across the global aviation and aerospace technology sector for a period of 10 years following contract termination.</w:delText>
        </w:r>
      </w:del>
      <w:r>
        <w:t> </w:t>
      </w:r>
      <w:ins w:id="45256" w:author="LegalFlow AI Assistant" w:date="2026-10-22T09:28:40Z">
        <w:r>
          <w:t>[COUNTER-PROPOSAL]: Limit non-compete duration to maximum 6-12 months post-termination and restrict geographically.</w:t>
        </w:r>
      </w:ins>
    </w:p>
    <w:p>
      <w:r>
        <w:rPr>
          <w:b/>
        </w:rPr>
        <w:t>
[LegalFlow Redline - Excessive Non-Solicitation Restriction (RiskLevelEnum.HIGH)]: </w:t>
      </w:r>
      <w:del w:id="94478" w:author="LegalFlow AI Assistant" w:date="2026-10-22T09:28:40Z">
        <w:r>
          <w:delText>4. EXCESSIVE FIVE-YEAR NON-SOLICITATION Subcontractor covenants that for a period of 5 years following termination, it shall not directly or indirectly solicit any employee, technical specialist, or solicit any customer of Prime Contractor to terminate or alter their commercial relationship.</w:delText>
        </w:r>
      </w:del>
      <w:r>
        <w:t> </w:t>
      </w:r>
      <w:ins w:id="15195" w:author="LegalFlow AI Assistant" w:date="2026-10-22T09:28:40Z">
        <w:r>
          <w:t>[COUNTER-PROPOSAL]: Limit non-solicitation to a reasonable 12-month period post-termination.</w:t>
        </w:r>
      </w:ins>
    </w:p>
    <w:p>
      <w:r>
        <w:rPr>
          <w:b/>
        </w:rPr>
        <w:t>
[LegalFlow Redline - Immediate Default &amp; Acceleration without Cure (RiskLevelEnum.HIGH)]: </w:t>
      </w:r>
      <w:del w:id="88578" w:author="LegalFlow AI Assistant" w:date="2026-10-22T09:28:40Z">
        <w:r>
          <w:delText>5. INSTANT DEFAULT &amp; ACCELERATION WITHOUT CURE Prime Contractor reserves the unilateral right to declare instant default without cure period and re-enter premises upon the occurrence of any technical deviation or delivery schedule delay, accelerating all contractual milestone recoupments immediately. AUTHORIZED SIGNATURE (PARTY A): AUTHORIZED SIGNATURE (PARTY B): _____________________________________ Name: Arthur Sterling, Esq. Title: Chief Legal Officer _____________________________________ Name: Saurav Verma Title: Authorized Signatory</w:delText>
        </w:r>
      </w:del>
      <w:r>
        <w:t> </w:t>
      </w:r>
      <w:ins w:id="17269" w:author="LegalFlow AI Assistant" w:date="2026-10-22T09:28:40Z">
        <w:r>
          <w:t>[COUNTER-PROPOSAL]: Mandate a 15-to-30 day written notice and opportunity to cure before declaring default.</w:t>
        </w:r>
      </w:ins>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