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Heading1"/>
      </w:pPr>
      <w:r>
        <w:t>LegalFlow AI Counter-Proposal Draft</w:t>
      </w:r>
    </w:p>
    <w:p>
      <w:r>
        <w:t>AI-GENERATED DRAFT — REVIEW BY A QUALIFIED LEGAL PROFESSIONAL BEFORE SIGNING.</w:t>
      </w:r>
    </w:p>
    <w:p>
      <w:r>
        <w:br/>
        <w:t>--- Original Clause &amp; Suggested Counter-Proposals ---</w:t>
        <w:br/>
      </w:r>
    </w:p>
    <w:p>
      <w:r>
        <w:rPr>
          <w:b/>
        </w:rPr>
        <w:t>[Indemnification &amp; Liability - Risk Level: RiskLevelEnum.CRITICAL]</w:t>
        <w:br/>
      </w:r>
      <w:r>
        <w:t>Original Text: Party B shall indemnify Party A against unlimited damages.</w:t>
        <w:br/>
      </w:r>
      <w:r>
        <w:t>Proposed Action: Cap indemnification to $50,000 max.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rPr>
          <w:b/>
        </w:rPr>
        <w:t>
[LegalFlow Redline - Indemnification &amp; Liability (RiskLevelEnum.CRITICAL)]: </w:t>
      </w:r>
      <w:del w:id="48442" w:author="LegalFlow AI Assistant" w:date="2026-09-28T10:45:01Z">
        <w:r>
          <w:delText>Party B shall indemnify Party A against unlimited damages.</w:delText>
        </w:r>
      </w:del>
      <w:r>
        <w:t> </w:t>
      </w:r>
      <w:ins w:id="60993" w:author="LegalFlow AI Assistant" w:date="2026-09-28T10:45:01Z">
        <w:r>
          <w:t>[COUNTER-PROPOSAL]: Cap indemnification to $50,000 max.</w:t>
        </w:r>
      </w:ins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